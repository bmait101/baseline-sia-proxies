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6F167" w14:textId="7BFFD433" w:rsidR="005B5A1F" w:rsidRPr="00AF77A9" w:rsidRDefault="009A1C6D" w:rsidP="009A1C6D">
      <w:pPr>
        <w:spacing w:before="240" w:after="240" w:line="240" w:lineRule="auto"/>
        <w:rPr>
          <w:rFonts w:ascii="Times New Roman" w:eastAsia="Times New Roman" w:hAnsi="Times New Roman" w:cs="Times New Roman"/>
        </w:rPr>
      </w:pPr>
      <w:r w:rsidRPr="00AF77A9">
        <w:rPr>
          <w:rFonts w:ascii="Times New Roman" w:eastAsia="Times New Roman" w:hAnsi="Times New Roman" w:cs="Times New Roman"/>
        </w:rPr>
        <w:t xml:space="preserve">Table 1: Summary of baselines used to correct trophic position (TP) of higher order consumers (i.e., fish) from Kristensen et al., (2016) and the present study. Only groups that met criteria 1 (i.e., sufficiently distributed) are presented. The percentage for criteria 4 </w:t>
      </w:r>
      <w:ins w:id="0" w:author="Frank J. Rahel" w:date="2023-12-30T12:31:00Z">
        <w:r w:rsidR="001B74F8">
          <w:rPr>
            <w:rFonts w:ascii="Times New Roman" w:eastAsia="Times New Roman" w:hAnsi="Times New Roman" w:cs="Times New Roman"/>
          </w:rPr>
          <w:t>(variation removed)</w:t>
        </w:r>
      </w:ins>
      <w:ins w:id="1" w:author="Frank J. Rahel" w:date="2023-12-30T12:32:00Z">
        <w:r w:rsidR="001B74F8">
          <w:rPr>
            <w:rFonts w:ascii="Times New Roman" w:eastAsia="Times New Roman" w:hAnsi="Times New Roman" w:cs="Times New Roman"/>
          </w:rPr>
          <w:t xml:space="preserve"> </w:t>
        </w:r>
      </w:ins>
      <w:r w:rsidRPr="00AF77A9">
        <w:rPr>
          <w:rFonts w:ascii="Times New Roman" w:eastAsia="Times New Roman" w:hAnsi="Times New Roman" w:cs="Times New Roman"/>
        </w:rPr>
        <w:t xml:space="preserve">was calculated by dividing the number of fish species that had TP estimates free of the </w:t>
      </w:r>
      <w:ins w:id="2" w:author="Frank J. Rahel" w:date="2023-12-30T12:35:00Z">
        <w:r w:rsidR="001B74F8">
          <w:rPr>
            <w:rFonts w:ascii="Times New Roman" w:eastAsia="Times New Roman" w:hAnsi="Times New Roman" w:cs="Times New Roman"/>
          </w:rPr>
          <w:t>geographic variation</w:t>
        </w:r>
      </w:ins>
      <w:del w:id="3" w:author="Frank J. Rahel" w:date="2023-12-30T12:35:00Z">
        <w:r w:rsidRPr="00AF77A9" w:rsidDel="001B74F8">
          <w:rPr>
            <w:rFonts w:ascii="Times New Roman" w:eastAsia="Times New Roman" w:hAnsi="Times New Roman" w:cs="Times New Roman"/>
          </w:rPr>
          <w:delText>environmental influence</w:delText>
        </w:r>
      </w:del>
      <w:r w:rsidRPr="00AF77A9">
        <w:rPr>
          <w:rFonts w:ascii="Times New Roman" w:eastAsia="Times New Roman" w:hAnsi="Times New Roman" w:cs="Times New Roman"/>
        </w:rPr>
        <w:t xml:space="preserve"> </w:t>
      </w:r>
      <w:del w:id="4" w:author="Frank J. Rahel" w:date="2023-12-30T12:33:00Z">
        <w:r w:rsidRPr="00AF77A9" w:rsidDel="001B74F8">
          <w:rPr>
            <w:rFonts w:ascii="Times New Roman" w:eastAsia="Times New Roman" w:hAnsi="Times New Roman" w:cs="Times New Roman"/>
          </w:rPr>
          <w:delText xml:space="preserve">from both studies </w:delText>
        </w:r>
      </w:del>
      <w:r w:rsidRPr="00AF77A9">
        <w:rPr>
          <w:rFonts w:ascii="Times New Roman" w:eastAsia="Times New Roman" w:hAnsi="Times New Roman" w:cs="Times New Roman"/>
        </w:rPr>
        <w:t>divided by the total number of fish species that were examined in</w:t>
      </w:r>
      <w:ins w:id="5" w:author="Frank J. Rahel" w:date="2023-12-30T12:34:00Z">
        <w:r w:rsidR="001B74F8">
          <w:rPr>
            <w:rFonts w:ascii="Times New Roman" w:eastAsia="Times New Roman" w:hAnsi="Times New Roman" w:cs="Times New Roman"/>
          </w:rPr>
          <w:t xml:space="preserve"> the</w:t>
        </w:r>
      </w:ins>
      <w:del w:id="6" w:author="Frank J. Rahel" w:date="2023-12-30T12:34:00Z">
        <w:r w:rsidRPr="00AF77A9" w:rsidDel="001B74F8">
          <w:rPr>
            <w:rFonts w:ascii="Times New Roman" w:eastAsia="Times New Roman" w:hAnsi="Times New Roman" w:cs="Times New Roman"/>
          </w:rPr>
          <w:delText xml:space="preserve"> both</w:delText>
        </w:r>
      </w:del>
      <w:r w:rsidRPr="00AF77A9">
        <w:rPr>
          <w:rFonts w:ascii="Times New Roman" w:eastAsia="Times New Roman" w:hAnsi="Times New Roman" w:cs="Times New Roman"/>
        </w:rPr>
        <w:t xml:space="preserve"> stud</w:t>
      </w:r>
      <w:ins w:id="7" w:author="Frank J. Rahel" w:date="2023-12-30T12:34:00Z">
        <w:r w:rsidR="001B74F8">
          <w:rPr>
            <w:rFonts w:ascii="Times New Roman" w:eastAsia="Times New Roman" w:hAnsi="Times New Roman" w:cs="Times New Roman"/>
          </w:rPr>
          <w:t>y</w:t>
        </w:r>
      </w:ins>
      <w:del w:id="8" w:author="Frank J. Rahel" w:date="2023-12-30T12:34:00Z">
        <w:r w:rsidRPr="00AF77A9" w:rsidDel="001B74F8">
          <w:rPr>
            <w:rFonts w:ascii="Times New Roman" w:eastAsia="Times New Roman" w:hAnsi="Times New Roman" w:cs="Times New Roman"/>
          </w:rPr>
          <w:delText>ies</w:delText>
        </w:r>
      </w:del>
      <w:r w:rsidRPr="00AF77A9">
        <w:rPr>
          <w:rFonts w:ascii="Times New Roman" w:eastAsia="Times New Roman" w:hAnsi="Times New Roman" w:cs="Times New Roman"/>
        </w:rPr>
        <w:t xml:space="preserve">. </w:t>
      </w:r>
    </w:p>
    <w:tbl>
      <w:tblPr>
        <w:tblW w:w="9810" w:type="dxa"/>
        <w:tblLook w:val="04A0" w:firstRow="1" w:lastRow="0" w:firstColumn="1" w:lastColumn="0" w:noHBand="0" w:noVBand="1"/>
      </w:tblPr>
      <w:tblGrid>
        <w:gridCol w:w="261"/>
        <w:gridCol w:w="2396"/>
        <w:gridCol w:w="2119"/>
        <w:gridCol w:w="1440"/>
        <w:gridCol w:w="1350"/>
        <w:gridCol w:w="2970"/>
      </w:tblGrid>
      <w:tr w:rsidR="00F009BE" w:rsidRPr="00F009BE" w14:paraId="2978A07A" w14:textId="77777777" w:rsidTr="0039129C">
        <w:trPr>
          <w:trHeight w:val="629"/>
        </w:trPr>
        <w:tc>
          <w:tcPr>
            <w:tcW w:w="19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2C74E0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US"/>
              </w:rPr>
              <w:t>Group</w:t>
            </w:r>
          </w:p>
        </w:tc>
        <w:tc>
          <w:tcPr>
            <w:tcW w:w="211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8C89E5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US"/>
              </w:rPr>
              <w:t>Study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92EBD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US"/>
              </w:rPr>
              <w:t>Mean CV (± SD)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E6E3BD1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US"/>
              </w:rPr>
              <w:t>Correlated with Gradient</w:t>
            </w:r>
          </w:p>
        </w:tc>
        <w:tc>
          <w:tcPr>
            <w:tcW w:w="29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5F9C148" w14:textId="2AC86427" w:rsidR="00F009BE" w:rsidRPr="00F009BE" w:rsidRDefault="001B74F8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ins w:id="9" w:author="Frank J. Rahel" w:date="2023-12-30T12:32:00Z">
              <w:r>
                <w:rPr>
                  <w:rFonts w:ascii="Times New Roman" w:eastAsia="Times New Roman" w:hAnsi="Times New Roman" w:cs="Times New Roman"/>
                  <w:b/>
                  <w:bCs/>
                  <w:color w:val="000000"/>
                  <w:sz w:val="18"/>
                  <w:szCs w:val="18"/>
                  <w:lang w:val="en-US"/>
                </w:rPr>
                <w:t>V</w:t>
              </w:r>
            </w:ins>
            <w:del w:id="10" w:author="Frank J. Rahel" w:date="2023-12-30T12:32:00Z">
              <w:r w:rsidR="00F009BE" w:rsidRPr="00F009BE" w:rsidDel="001B74F8">
                <w:rPr>
                  <w:rFonts w:ascii="Times New Roman" w:eastAsia="Times New Roman" w:hAnsi="Times New Roman" w:cs="Times New Roman"/>
                  <w:b/>
                  <w:bCs/>
                  <w:color w:val="000000"/>
                  <w:sz w:val="18"/>
                  <w:szCs w:val="18"/>
                  <w:lang w:val="en-US"/>
                </w:rPr>
                <w:delText>v</w:delText>
              </w:r>
            </w:del>
            <w:r w:rsidR="00F009BE" w:rsidRPr="00F009BE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US"/>
              </w:rPr>
              <w:t>ariation removed &amp; consistent with diet changes (% Fish Species)</w:t>
            </w:r>
          </w:p>
        </w:tc>
      </w:tr>
      <w:tr w:rsidR="00F009BE" w:rsidRPr="00F009BE" w14:paraId="24BD2DFC" w14:textId="77777777" w:rsidTr="0039129C">
        <w:trPr>
          <w:trHeight w:val="288"/>
        </w:trPr>
        <w:tc>
          <w:tcPr>
            <w:tcW w:w="19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14070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US"/>
              </w:rPr>
              <w:t>Taxonomic group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1D38B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D4094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359BC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677C3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F009BE" w:rsidRPr="00F009BE" w14:paraId="76898434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9F497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908BE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Elmidae</w:t>
            </w:r>
            <w:proofErr w:type="spellEnd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-adult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12A3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DDEA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0.294 (± 0.226)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419A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97CE7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(4/5) 80%</w:t>
            </w:r>
          </w:p>
        </w:tc>
      </w:tr>
      <w:tr w:rsidR="00F009BE" w:rsidRPr="00F009BE" w14:paraId="383EE7DC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1BA60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7B58A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Elmidae</w:t>
            </w:r>
            <w:proofErr w:type="spellEnd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-larvae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C3F9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0FA4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0.328 (± 0.284)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EF90C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5071E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(4/5) 80%</w:t>
            </w:r>
          </w:p>
        </w:tc>
      </w:tr>
      <w:tr w:rsidR="00F009BE" w:rsidRPr="00F009BE" w14:paraId="233E55AF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1B43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BA541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Chironomidae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F9171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B8C4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0.246 (± 0.191)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1F6D4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71E33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(2/5) 40%</w:t>
            </w:r>
          </w:p>
        </w:tc>
      </w:tr>
      <w:tr w:rsidR="00F009BE" w:rsidRPr="00F009BE" w14:paraId="440CC601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9D52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3AE1B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Dytiscidae</w:t>
            </w:r>
            <w:proofErr w:type="spellEnd"/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B39B1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12D1D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0.169 (± 0.169)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CAE5D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A174E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(2/5) 40%</w:t>
            </w:r>
          </w:p>
        </w:tc>
      </w:tr>
      <w:tr w:rsidR="00F009BE" w:rsidRPr="00F009BE" w14:paraId="3BBEDD16" w14:textId="77777777" w:rsidTr="0039129C">
        <w:trPr>
          <w:trHeight w:val="312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4F6D2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DA3B0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Baetidae</w:t>
            </w:r>
            <w:proofErr w:type="spellEnd"/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D8920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289F0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0.110 (± 0.080)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27295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F2B963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(4/5) 80%</w:t>
            </w:r>
          </w:p>
        </w:tc>
      </w:tr>
      <w:tr w:rsidR="00F009BE" w:rsidRPr="00F009BE" w14:paraId="5AE5F139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471D5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FFADE2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E5EBE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Kristenson et al., (2016)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555DF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0.080 (± 0.090)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C245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0B7075" w14:textId="238F7AC1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(1/2) 50%</w:t>
            </w:r>
            <w:r w:rsidR="00952374" w:rsidRPr="009523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  <w:lang w:val="en-US"/>
              </w:rPr>
              <w:t>a</w:t>
            </w:r>
          </w:p>
        </w:tc>
      </w:tr>
      <w:tr w:rsidR="00F009BE" w:rsidRPr="00F009BE" w14:paraId="7968469C" w14:textId="77777777" w:rsidTr="0039129C">
        <w:trPr>
          <w:trHeight w:val="312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404CE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9184C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Simuliidae</w:t>
            </w:r>
            <w:proofErr w:type="spellEnd"/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5DDB2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6D772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0.041 (± 0.026)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40BD4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68E92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(5/5) 100%</w:t>
            </w:r>
          </w:p>
        </w:tc>
      </w:tr>
      <w:tr w:rsidR="00F009BE" w:rsidRPr="00F009BE" w14:paraId="16F6F74F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9CB21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A27F96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58C17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Kristenson et al., (2016)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C05BA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0.028 (± 0.019)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49354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4C06D" w14:textId="6B29FB8D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(2/2) 100%</w:t>
            </w:r>
            <w:r w:rsidR="007E76DD" w:rsidRPr="009523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  <w:lang w:val="en-US"/>
              </w:rPr>
              <w:t xml:space="preserve"> a</w:t>
            </w:r>
          </w:p>
        </w:tc>
      </w:tr>
      <w:tr w:rsidR="00F009BE" w:rsidRPr="00F009BE" w14:paraId="61834E84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A3FC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DAA55" w14:textId="5456560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del w:id="11" w:author="Frank J. Rahel" w:date="2023-12-29T09:01:00Z">
              <w:r w:rsidRPr="00F009BE" w:rsidDel="003C5203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  <w:lang w:val="en-US"/>
                </w:rPr>
                <w:delText>Hydrosycidae</w:delText>
              </w:r>
            </w:del>
            <w:proofErr w:type="spellStart"/>
            <w:ins w:id="12" w:author="Frank J. Rahel" w:date="2023-12-29T09:01:00Z">
              <w:r w:rsidR="003C5203" w:rsidRPr="00F009BE">
                <w:rPr>
                  <w:rFonts w:ascii="Times New Roman" w:eastAsia="Times New Roman" w:hAnsi="Times New Roman" w:cs="Times New Roman"/>
                  <w:color w:val="000000"/>
                  <w:sz w:val="18"/>
                  <w:szCs w:val="18"/>
                  <w:lang w:val="en-US"/>
                </w:rPr>
                <w:t>Hydropsychidae</w:t>
              </w:r>
            </w:ins>
            <w:proofErr w:type="spellEnd"/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C4E14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C2EE2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0.146 (± 0.110)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F50DE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E3A67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(5/5) 100%</w:t>
            </w:r>
          </w:p>
        </w:tc>
      </w:tr>
      <w:tr w:rsidR="00F009BE" w:rsidRPr="00F009BE" w14:paraId="2BBD9CC9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81AA3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29C49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Heptaganeidae</w:t>
            </w:r>
            <w:proofErr w:type="spellEnd"/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2516A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A58D9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0.070 (± 0.057)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F7B1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1D74E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(3/5) 60%</w:t>
            </w:r>
          </w:p>
        </w:tc>
      </w:tr>
      <w:tr w:rsidR="00F009BE" w:rsidRPr="00F009BE" w14:paraId="6B1BF5B5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48F82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2274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Gomphidae</w:t>
            </w:r>
            <w:proofErr w:type="spellEnd"/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086C5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F0A1C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0.172 (± 0.053)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3A625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9A857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(2/5) 40%</w:t>
            </w:r>
          </w:p>
        </w:tc>
      </w:tr>
      <w:tr w:rsidR="00F009BE" w:rsidRPr="00F009BE" w14:paraId="36451989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E145F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03E7A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US"/>
              </w:rPr>
              <w:t xml:space="preserve">Gammarus </w:t>
            </w:r>
            <w:proofErr w:type="spellStart"/>
            <w:r w:rsidRPr="00F009BE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US"/>
              </w:rPr>
              <w:t>pulex</w:t>
            </w:r>
            <w:proofErr w:type="spellEnd"/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9B079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Kristenson et al., (2016)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4105D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0.094 (± 0.061)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483AC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C26B1" w14:textId="049EB762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(1/2) 50%</w:t>
            </w:r>
            <w:r w:rsidR="0039129C" w:rsidRPr="009523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  <w:lang w:val="en-US"/>
              </w:rPr>
              <w:t xml:space="preserve"> a</w:t>
            </w:r>
          </w:p>
        </w:tc>
      </w:tr>
      <w:tr w:rsidR="00F009BE" w:rsidRPr="00F009BE" w14:paraId="5B035081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17051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E9B35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Ephemeridae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51A8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81B9D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0.167 (± 0.113)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83D10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B5F4A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(4/5) 80%</w:t>
            </w:r>
          </w:p>
        </w:tc>
      </w:tr>
      <w:tr w:rsidR="00F009BE" w:rsidRPr="00F009BE" w14:paraId="10A748BA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44EAA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A9584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Dytiscidae</w:t>
            </w:r>
            <w:proofErr w:type="spellEnd"/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6C6EA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9D04E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0.190 (± 0.125)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91D3F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3DCB7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(2/5) 40%</w:t>
            </w:r>
          </w:p>
        </w:tc>
      </w:tr>
      <w:tr w:rsidR="00F009BE" w:rsidRPr="00F009BE" w14:paraId="49E8C330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DBEF0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3064E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Leptohyphidae</w:t>
            </w:r>
            <w:proofErr w:type="spellEnd"/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5C7C2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D4D1E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0.225 (± 0.151)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46A7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526A7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(3/5) 60%</w:t>
            </w:r>
          </w:p>
        </w:tc>
      </w:tr>
      <w:tr w:rsidR="00F009BE" w:rsidRPr="00F009BE" w14:paraId="19C103CA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4DF49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694A3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Perlidae</w:t>
            </w:r>
            <w:proofErr w:type="spellEnd"/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115FE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5A25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0.153 (± 0.067)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1C130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D49B3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(4/5) 80%</w:t>
            </w:r>
          </w:p>
        </w:tc>
      </w:tr>
      <w:tr w:rsidR="00F009BE" w:rsidRPr="00F009BE" w14:paraId="49B1A802" w14:textId="77777777" w:rsidTr="0039129C">
        <w:trPr>
          <w:trHeight w:val="288"/>
        </w:trPr>
        <w:tc>
          <w:tcPr>
            <w:tcW w:w="19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B12DC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US"/>
              </w:rPr>
              <w:t>Feeding group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F376C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DF83C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8F301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F6C11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F009BE" w:rsidRPr="00F009BE" w14:paraId="4C7F5D9B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73AD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9AD23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Filterers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3FFCA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8CDAF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0.047 (± 0.027)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7A297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C569F9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(5/5) 100%</w:t>
            </w:r>
          </w:p>
        </w:tc>
      </w:tr>
      <w:tr w:rsidR="00F009BE" w:rsidRPr="00F009BE" w14:paraId="3C8F06D3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6EF94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91ECA9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0FED0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Kristenson et al., (2016)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C4F3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0.030 (± 0.018)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8197E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  <w:proofErr w:type="spellEnd"/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A6E43F" w14:textId="5A8A612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(1/2) 50%</w:t>
            </w:r>
            <w:r w:rsidR="0039129C" w:rsidRPr="009523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  <w:lang w:val="en-US"/>
              </w:rPr>
              <w:t xml:space="preserve"> a</w:t>
            </w:r>
          </w:p>
        </w:tc>
      </w:tr>
      <w:tr w:rsidR="00F009BE" w:rsidRPr="00F009BE" w14:paraId="1AA09E59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5A07F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EB0BCB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Predator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0348D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CDBD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0.223 (± 0.097)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AA00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AB724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(3/5) 60%</w:t>
            </w:r>
          </w:p>
        </w:tc>
      </w:tr>
      <w:tr w:rsidR="00F009BE" w:rsidRPr="00F009BE" w14:paraId="42BCC8E0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76DA3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65CD9F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E2A92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Kristenson et al., (2016)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40CC3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0.120 (± 0.063)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A7A12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  <w:proofErr w:type="spellEnd"/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9C73A" w14:textId="594171F9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(0/2) 0%</w:t>
            </w:r>
            <w:r w:rsidR="0039129C" w:rsidRPr="009523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  <w:lang w:val="en-US"/>
              </w:rPr>
              <w:t xml:space="preserve"> a</w:t>
            </w:r>
          </w:p>
        </w:tc>
      </w:tr>
      <w:tr w:rsidR="00F009BE" w:rsidRPr="00F009BE" w14:paraId="742B8751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30AD2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30523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Omnivore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8EA4D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17CF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0.126 (± 0.076)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3E64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5DD67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(4/5) 80%</w:t>
            </w:r>
          </w:p>
        </w:tc>
      </w:tr>
      <w:tr w:rsidR="00F009BE" w:rsidRPr="00F009BE" w14:paraId="37B4EC0C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3128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1AB8A8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AE94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Kristenson et al., (2016)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470B5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0.063 (± 0.035)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4ABC4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  <w:proofErr w:type="spellEnd"/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5E5A24" w14:textId="21B297EA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(0/2) 0%</w:t>
            </w:r>
            <w:r w:rsidR="0039129C" w:rsidRPr="009523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  <w:lang w:val="en-US"/>
              </w:rPr>
              <w:t xml:space="preserve"> a</w:t>
            </w:r>
          </w:p>
        </w:tc>
      </w:tr>
      <w:tr w:rsidR="00F009BE" w:rsidRPr="00F009BE" w14:paraId="4EF1DDE2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06173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7517D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Collector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E2B04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4DCA5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0.390 (± 0.262)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17584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61F0C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(4/5) 80%</w:t>
            </w:r>
          </w:p>
        </w:tc>
      </w:tr>
      <w:tr w:rsidR="00F009BE" w:rsidRPr="00F009BE" w14:paraId="79000C33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A0EB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73D76D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C52F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Kristenson et al., (2016)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82D9F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0.120 (± 0.087)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AD65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  <w:proofErr w:type="spellEnd"/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DE6E8" w14:textId="0C253420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(0/2) 0%</w:t>
            </w:r>
            <w:r w:rsidR="0039129C" w:rsidRPr="009523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  <w:lang w:val="en-US"/>
              </w:rPr>
              <w:t xml:space="preserve"> a</w:t>
            </w:r>
          </w:p>
        </w:tc>
      </w:tr>
      <w:tr w:rsidR="00F009BE" w:rsidRPr="00F009BE" w14:paraId="7999FBDA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0EA0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EDECA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Scraper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5D9D4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Kristenson et al., (2016)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269F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0.130 (± 0.156)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7FB4D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  <w:proofErr w:type="spellEnd"/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0996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(0/2) 50%</w:t>
            </w:r>
          </w:p>
        </w:tc>
      </w:tr>
      <w:tr w:rsidR="00F009BE" w:rsidRPr="00F009BE" w14:paraId="1BBBDA6E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FC891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E2B95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Grazer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AC2DA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2093A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0.162 (± 0.154)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8BC5A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EB113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(4/5) 80%</w:t>
            </w:r>
          </w:p>
        </w:tc>
      </w:tr>
      <w:tr w:rsidR="00F009BE" w:rsidRPr="00F009BE" w14:paraId="6CC96649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76E1A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7A180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Shredder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BA55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Kristenson et al., (2016)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2950F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0.120 (± 0.065)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D187F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  <w:proofErr w:type="spellEnd"/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194E1" w14:textId="56278AE2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(0/2) 50%</w:t>
            </w:r>
            <w:r w:rsidR="0039129C" w:rsidRPr="009523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  <w:lang w:val="en-US"/>
              </w:rPr>
              <w:t xml:space="preserve"> a</w:t>
            </w:r>
          </w:p>
        </w:tc>
      </w:tr>
      <w:tr w:rsidR="00F009BE" w:rsidRPr="00F009BE" w14:paraId="156C4333" w14:textId="77777777" w:rsidTr="0039129C">
        <w:trPr>
          <w:trHeight w:val="288"/>
        </w:trPr>
        <w:tc>
          <w:tcPr>
            <w:tcW w:w="19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5E3C0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US"/>
              </w:rPr>
              <w:t>Basal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EFF83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D185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C5E1D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3262C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F009BE" w:rsidRPr="00F009BE" w14:paraId="7706A674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AAD80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F0D9F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filamentous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A6BFE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DEA4F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295E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E1B3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(1/5) 20%</w:t>
            </w:r>
          </w:p>
        </w:tc>
      </w:tr>
      <w:tr w:rsidR="00F009BE" w:rsidRPr="00F009BE" w14:paraId="3488F098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CA70D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181C1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FBOM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B8F6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8FE11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7ACFD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44572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(1/5) 20%</w:t>
            </w:r>
          </w:p>
        </w:tc>
      </w:tr>
      <w:tr w:rsidR="00F009BE" w:rsidRPr="00F009BE" w14:paraId="0E84C877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2CA51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849C3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seston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28A7D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7D6A4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24DE3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2BE22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(4/5) 80%</w:t>
            </w:r>
          </w:p>
        </w:tc>
      </w:tr>
      <w:tr w:rsidR="00F009BE" w:rsidRPr="00F009BE" w14:paraId="3EEE6069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B33D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11BFF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biofilm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BCB6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6BFA7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33AF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9F2A4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(3/5) 60%</w:t>
            </w:r>
          </w:p>
        </w:tc>
      </w:tr>
      <w:tr w:rsidR="00F009BE" w:rsidRPr="00F009BE" w14:paraId="5871943A" w14:textId="77777777" w:rsidTr="0039129C">
        <w:trPr>
          <w:trHeight w:val="288"/>
        </w:trPr>
        <w:tc>
          <w:tcPr>
            <w:tcW w:w="19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56606" w14:textId="4EC60385" w:rsidR="00F009BE" w:rsidRPr="00F009BE" w:rsidRDefault="0087525B" w:rsidP="00F009B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US"/>
              </w:rPr>
              <w:t>Average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7D1C4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72105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AAE5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ED3D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F009BE" w:rsidRPr="00F009BE" w14:paraId="42560AF0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06CF5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0BE74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Primary Producer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764F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96F7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5D4E3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  <w:proofErr w:type="spellEnd"/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4EC33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(1/5) 20%</w:t>
            </w:r>
          </w:p>
        </w:tc>
      </w:tr>
      <w:tr w:rsidR="00F009BE" w:rsidRPr="00F009BE" w14:paraId="0A4364CC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E6BAE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AA5F1E3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Primary Consumer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D7F15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13EDD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59641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  <w:proofErr w:type="spellEnd"/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1F9A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(4/5) 80%</w:t>
            </w:r>
          </w:p>
        </w:tc>
      </w:tr>
      <w:tr w:rsidR="00F009BE" w:rsidRPr="00F009BE" w14:paraId="5C573262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7E9384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167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0EE0BA4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416081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Kristenson et al., (2016)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200B1C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56E74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  <w:proofErr w:type="spellEnd"/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F32173" w14:textId="37FE502E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(0/2) 0%</w:t>
            </w:r>
            <w:r w:rsidR="0039129C" w:rsidRPr="009523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  <w:lang w:val="en-US"/>
              </w:rPr>
              <w:t xml:space="preserve"> a</w:t>
            </w:r>
          </w:p>
        </w:tc>
      </w:tr>
    </w:tbl>
    <w:p w14:paraId="719567A5" w14:textId="06101C6E" w:rsidR="00F009BE" w:rsidRPr="00AF77A9" w:rsidRDefault="00AF77A9" w:rsidP="009A1C6D">
      <w:pPr>
        <w:spacing w:before="240" w:after="240" w:line="240" w:lineRule="auto"/>
        <w:rPr>
          <w:rFonts w:ascii="Times New Roman" w:hAnsi="Times New Roman" w:cs="Times New Roman"/>
          <w:sz w:val="18"/>
          <w:szCs w:val="18"/>
        </w:rPr>
        <w:sectPr w:rsidR="00F009BE" w:rsidRPr="00AF77A9" w:rsidSect="005B5A1F">
          <w:headerReference w:type="default" r:id="rId6"/>
          <w:footerReference w:type="default" r:id="rId7"/>
          <w:pgSz w:w="12240" w:h="15840"/>
          <w:pgMar w:top="720" w:right="720" w:bottom="720" w:left="720" w:header="720" w:footer="720" w:gutter="0"/>
          <w:pgNumType w:start="1"/>
          <w:cols w:space="720"/>
          <w:docGrid w:linePitch="299"/>
        </w:sectPr>
      </w:pPr>
      <w:r w:rsidRPr="00AF77A9">
        <w:rPr>
          <w:rFonts w:ascii="Times New Roman" w:hAnsi="Times New Roman" w:cs="Times New Roman"/>
          <w:sz w:val="18"/>
          <w:szCs w:val="18"/>
          <w:vertAlign w:val="superscript"/>
        </w:rPr>
        <w:lastRenderedPageBreak/>
        <w:t>a</w:t>
      </w:r>
      <w:r>
        <w:rPr>
          <w:rFonts w:ascii="Times New Roman" w:hAnsi="Times New Roman" w:cs="Times New Roman"/>
          <w:sz w:val="18"/>
          <w:szCs w:val="18"/>
        </w:rPr>
        <w:t xml:space="preserve"> did not assess dietary changes with </w:t>
      </w:r>
      <w:r w:rsidR="00952374">
        <w:rPr>
          <w:rFonts w:ascii="Times New Roman" w:hAnsi="Times New Roman" w:cs="Times New Roman"/>
          <w:sz w:val="18"/>
          <w:szCs w:val="18"/>
        </w:rPr>
        <w:t>isotope-</w:t>
      </w:r>
      <w:r>
        <w:rPr>
          <w:rFonts w:ascii="Times New Roman" w:hAnsi="Times New Roman" w:cs="Times New Roman"/>
          <w:sz w:val="18"/>
          <w:szCs w:val="18"/>
        </w:rPr>
        <w:t>independent data along the gradient</w:t>
      </w:r>
    </w:p>
    <w:p w14:paraId="4BEECFFC" w14:textId="0F009F04" w:rsidR="009A1C6D" w:rsidRDefault="009A1C6D">
      <w:pPr>
        <w:spacing w:line="240" w:lineRule="auto"/>
        <w:rPr>
          <w:rFonts w:ascii="Times New Roman" w:hAnsi="Times New Roman" w:cs="Times New Roman"/>
        </w:rPr>
      </w:pPr>
    </w:p>
    <w:p w14:paraId="01FC5FF7" w14:textId="5914F7C2" w:rsidR="009A1C6D" w:rsidRPr="009A1C6D" w:rsidRDefault="009A1C6D">
      <w:pPr>
        <w:spacing w:line="240" w:lineRule="auto"/>
        <w:rPr>
          <w:rFonts w:ascii="Times New Roman" w:hAnsi="Times New Roman" w:cs="Times New Roman"/>
          <w:b/>
          <w:bCs/>
        </w:rPr>
      </w:pPr>
      <w:r w:rsidRPr="009A1C6D">
        <w:rPr>
          <w:rFonts w:ascii="Times New Roman" w:hAnsi="Times New Roman" w:cs="Times New Roman"/>
          <w:b/>
          <w:bCs/>
        </w:rPr>
        <w:t>Figure Captions</w:t>
      </w:r>
    </w:p>
    <w:p w14:paraId="389A036C" w14:textId="65531CC3" w:rsidR="009A1C6D" w:rsidRDefault="009A1C6D">
      <w:pPr>
        <w:spacing w:line="240" w:lineRule="auto"/>
        <w:rPr>
          <w:rFonts w:ascii="Times New Roman" w:hAnsi="Times New Roman" w:cs="Times New Roman"/>
        </w:rPr>
      </w:pPr>
    </w:p>
    <w:p w14:paraId="4EC3230A" w14:textId="77777777" w:rsidR="009A1C6D" w:rsidRPr="007E1902" w:rsidRDefault="009A1C6D" w:rsidP="009A1C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1902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0B1017E7" wp14:editId="0371AA73">
            <wp:extent cx="5943600" cy="4127500"/>
            <wp:effectExtent l="0" t="0" r="0" b="0"/>
            <wp:docPr id="4" name="image3.png" descr="A picture containing text, map, screenshot,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A picture containing text, map, screenshot, 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0B04E" w14:textId="1F0354DB" w:rsidR="00A27AC4" w:rsidRDefault="00193D0F" w:rsidP="00A27AC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3D0F">
        <w:rPr>
          <w:rFonts w:ascii="Times New Roman" w:eastAsia="Times New Roman" w:hAnsi="Times New Roman" w:cs="Times New Roman"/>
          <w:b/>
          <w:bCs/>
          <w:sz w:val="24"/>
          <w:szCs w:val="24"/>
        </w:rPr>
        <w:t>Fig.</w:t>
      </w:r>
      <w:r w:rsidR="00A27AC4" w:rsidRPr="00193D0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  <w:r w:rsidR="00A27AC4" w:rsidRPr="007E1902">
        <w:rPr>
          <w:rFonts w:ascii="Times New Roman" w:eastAsia="Times New Roman" w:hAnsi="Times New Roman" w:cs="Times New Roman"/>
          <w:sz w:val="24"/>
          <w:szCs w:val="24"/>
        </w:rPr>
        <w:t xml:space="preserve"> Map of study </w:t>
      </w:r>
      <w:r>
        <w:rPr>
          <w:rFonts w:ascii="Times New Roman" w:eastAsia="Times New Roman" w:hAnsi="Times New Roman" w:cs="Times New Roman"/>
          <w:sz w:val="24"/>
          <w:szCs w:val="24"/>
        </w:rPr>
        <w:t>site locations</w:t>
      </w:r>
      <w:r w:rsidR="00A27AC4" w:rsidRPr="007E1902">
        <w:rPr>
          <w:rFonts w:ascii="Times New Roman" w:eastAsia="Times New Roman" w:hAnsi="Times New Roman" w:cs="Times New Roman"/>
          <w:sz w:val="24"/>
          <w:szCs w:val="24"/>
        </w:rPr>
        <w:t xml:space="preserve"> within the North Platte River drainage</w:t>
      </w:r>
      <w:r w:rsidR="00A27AC4">
        <w:rPr>
          <w:rFonts w:ascii="Times New Roman" w:eastAsia="Times New Roman" w:hAnsi="Times New Roman" w:cs="Times New Roman"/>
          <w:sz w:val="24"/>
          <w:szCs w:val="24"/>
        </w:rPr>
        <w:t xml:space="preserve"> in Wyoming, USA</w:t>
      </w:r>
      <w:r w:rsidR="00A27AC4" w:rsidRPr="007E1902">
        <w:rPr>
          <w:rFonts w:ascii="Times New Roman" w:eastAsia="Times New Roman" w:hAnsi="Times New Roman" w:cs="Times New Roman"/>
          <w:sz w:val="24"/>
          <w:szCs w:val="24"/>
        </w:rPr>
        <w:t xml:space="preserve">. LR </w:t>
      </w:r>
      <w:r w:rsidR="00A27AC4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="00A27AC4" w:rsidRPr="007E1902">
        <w:rPr>
          <w:rFonts w:ascii="Times New Roman" w:eastAsia="Times New Roman" w:hAnsi="Times New Roman" w:cs="Times New Roman"/>
          <w:sz w:val="24"/>
          <w:szCs w:val="24"/>
        </w:rPr>
        <w:t xml:space="preserve">Laramie River, MB </w:t>
      </w:r>
      <w:r w:rsidR="00A27AC4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="00A27AC4" w:rsidRPr="007E1902">
        <w:rPr>
          <w:rFonts w:ascii="Times New Roman" w:eastAsia="Times New Roman" w:hAnsi="Times New Roman" w:cs="Times New Roman"/>
          <w:sz w:val="24"/>
          <w:szCs w:val="24"/>
        </w:rPr>
        <w:t xml:space="preserve">Medicine Bow River, and SW </w:t>
      </w:r>
      <w:r w:rsidR="00A27AC4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="00A27AC4" w:rsidRPr="007E1902">
        <w:rPr>
          <w:rFonts w:ascii="Times New Roman" w:eastAsia="Times New Roman" w:hAnsi="Times New Roman" w:cs="Times New Roman"/>
          <w:sz w:val="24"/>
          <w:szCs w:val="24"/>
        </w:rPr>
        <w:t>Sweetwater River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A1BA44" w14:textId="07BFE356" w:rsidR="009A1C6D" w:rsidRPr="007E1902" w:rsidRDefault="00475F61" w:rsidP="009A1C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67810F11" wp14:editId="2F0F7DF0">
            <wp:extent cx="5240665" cy="6987553"/>
            <wp:effectExtent l="0" t="0" r="0" b="3810"/>
            <wp:docPr id="130078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81419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665" cy="69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31FC" w14:textId="4A8E8E24" w:rsidR="00A27AC4" w:rsidRDefault="00193D0F" w:rsidP="00A27AC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3D0F">
        <w:rPr>
          <w:rFonts w:ascii="Times New Roman" w:eastAsia="Times New Roman" w:hAnsi="Times New Roman" w:cs="Times New Roman"/>
          <w:b/>
          <w:bCs/>
          <w:sz w:val="24"/>
          <w:szCs w:val="24"/>
        </w:rPr>
        <w:t>Fig.</w:t>
      </w:r>
      <w:r w:rsidR="00A27AC4" w:rsidRPr="00193D0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</w:t>
      </w:r>
      <w:r w:rsidR="00A27AC4" w:rsidRPr="007E19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E6914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A27AC4">
        <w:rPr>
          <w:rFonts w:ascii="Times New Roman" w:eastAsia="Times New Roman" w:hAnsi="Times New Roman" w:cs="Times New Roman"/>
          <w:sz w:val="24"/>
          <w:szCs w:val="24"/>
        </w:rPr>
        <w:t xml:space="preserve"> geographic </w:t>
      </w:r>
      <w:r w:rsidR="00A27AC4" w:rsidRPr="007E1902">
        <w:rPr>
          <w:rFonts w:ascii="Times New Roman" w:eastAsia="Times New Roman" w:hAnsi="Times New Roman" w:cs="Times New Roman"/>
          <w:sz w:val="24"/>
          <w:szCs w:val="24"/>
        </w:rPr>
        <w:t>distribution</w:t>
      </w:r>
      <w:r w:rsidR="00A27AC4">
        <w:rPr>
          <w:rFonts w:ascii="Times New Roman" w:eastAsia="Times New Roman" w:hAnsi="Times New Roman" w:cs="Times New Roman"/>
          <w:sz w:val="24"/>
          <w:szCs w:val="24"/>
        </w:rPr>
        <w:t xml:space="preserve"> of specific taxa (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a</w:t>
      </w:r>
      <w:r w:rsidR="00A27AC4">
        <w:rPr>
          <w:rFonts w:ascii="Times New Roman" w:eastAsia="Times New Roman" w:hAnsi="Times New Roman" w:cs="Times New Roman"/>
          <w:sz w:val="24"/>
          <w:szCs w:val="24"/>
        </w:rPr>
        <w:t xml:space="preserve">) and </w:t>
      </w:r>
      <w:r>
        <w:rPr>
          <w:rFonts w:ascii="Times New Roman" w:eastAsia="Times New Roman" w:hAnsi="Times New Roman" w:cs="Times New Roman"/>
          <w:sz w:val="24"/>
          <w:szCs w:val="24"/>
        </w:rPr>
        <w:t>functional</w:t>
      </w:r>
      <w:r w:rsidR="00A27AC4">
        <w:rPr>
          <w:rFonts w:ascii="Times New Roman" w:eastAsia="Times New Roman" w:hAnsi="Times New Roman" w:cs="Times New Roman"/>
          <w:sz w:val="24"/>
          <w:szCs w:val="24"/>
        </w:rPr>
        <w:t xml:space="preserve"> feeding groups (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b</w:t>
      </w:r>
      <w:r w:rsidR="00A27AC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A27AC4" w:rsidRPr="007E1902">
        <w:rPr>
          <w:rFonts w:ascii="Times New Roman" w:eastAsia="Times New Roman" w:hAnsi="Times New Roman" w:cs="Times New Roman"/>
          <w:sz w:val="24"/>
          <w:szCs w:val="24"/>
        </w:rPr>
        <w:t xml:space="preserve">expressed as the percentage of sites found during the study. </w:t>
      </w:r>
    </w:p>
    <w:p w14:paraId="002EB7EC" w14:textId="49D6B9E9" w:rsidR="00680177" w:rsidRDefault="00680177" w:rsidP="00680177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4DA6F609" wp14:editId="6DA6B235">
            <wp:extent cx="5943597" cy="4457698"/>
            <wp:effectExtent l="0" t="0" r="635" b="635"/>
            <wp:docPr id="9215912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91211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7" cy="445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1291" w14:textId="41F04E89" w:rsidR="00680177" w:rsidRDefault="00680177" w:rsidP="0068017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3D0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Fig. </w:t>
      </w:r>
      <w:r w:rsidR="00FE78D1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25959"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D5BA6">
        <w:rPr>
          <w:rFonts w:ascii="Times New Roman" w:eastAsia="Times New Roman" w:hAnsi="Times New Roman" w:cs="Times New Roman"/>
          <w:sz w:val="24"/>
          <w:szCs w:val="24"/>
        </w:rPr>
        <w:t xml:space="preserve">log transformed 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t>mean Coefficient of Variation (CV) of δ</w:t>
      </w:r>
      <w:r w:rsidRPr="007E1902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15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t>N across sites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for </w:t>
      </w:r>
      <w:r w:rsidR="00C66783">
        <w:rPr>
          <w:rFonts w:ascii="Times New Roman" w:eastAsia="Times New Roman" w:hAnsi="Times New Roman" w:cs="Times New Roman"/>
          <w:sz w:val="24"/>
          <w:szCs w:val="24"/>
        </w:rPr>
        <w:t>the twelve</w:t>
      </w:r>
      <w:del w:id="13" w:author="Frank J. Rahel" w:date="2023-12-28T15:13:00Z">
        <w:r w:rsidR="00C66783" w:rsidDel="00BE7151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</w:del>
      <w:commentRangeStart w:id="14"/>
      <w:del w:id="15" w:author="Frank J. Rahel" w:date="2023-12-28T15:12:00Z">
        <w:r w:rsidR="00C66783" w:rsidDel="00BE7151">
          <w:rPr>
            <w:rFonts w:ascii="Times New Roman" w:eastAsia="Times New Roman" w:hAnsi="Times New Roman" w:cs="Times New Roman"/>
            <w:sz w:val="24"/>
            <w:szCs w:val="24"/>
          </w:rPr>
          <w:delText>well</w:delText>
        </w:r>
      </w:del>
      <w:commentRangeEnd w:id="14"/>
      <w:r w:rsidR="00BE7151">
        <w:rPr>
          <w:rStyle w:val="CommentReference"/>
        </w:rPr>
        <w:commentReference w:id="14"/>
      </w:r>
      <w:del w:id="16" w:author="Frank J. Rahel" w:date="2023-12-28T15:12:00Z">
        <w:r w:rsidR="00C66783" w:rsidDel="00BE7151">
          <w:rPr>
            <w:rFonts w:ascii="Times New Roman" w:eastAsia="Times New Roman" w:hAnsi="Times New Roman" w:cs="Times New Roman"/>
            <w:sz w:val="24"/>
            <w:szCs w:val="24"/>
          </w:rPr>
          <w:delText xml:space="preserve"> d</w:delText>
        </w:r>
      </w:del>
      <w:del w:id="17" w:author="Frank J. Rahel" w:date="2023-12-28T15:13:00Z">
        <w:r w:rsidR="00C66783" w:rsidDel="00BE7151">
          <w:rPr>
            <w:rFonts w:ascii="Times New Roman" w:eastAsia="Times New Roman" w:hAnsi="Times New Roman" w:cs="Times New Roman"/>
            <w:sz w:val="24"/>
            <w:szCs w:val="24"/>
          </w:rPr>
          <w:delText>istributed</w:delText>
        </w:r>
      </w:del>
      <w:r w:rsidR="00C667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taxonomic groups </w:t>
      </w:r>
      <w:ins w:id="18" w:author="Frank J. Rahel" w:date="2023-12-29T15:27:00Z">
        <w:r w:rsidR="00497844">
          <w:rPr>
            <w:rFonts w:ascii="Times New Roman" w:eastAsia="Times New Roman" w:hAnsi="Times New Roman" w:cs="Times New Roman"/>
            <w:sz w:val="24"/>
            <w:szCs w:val="24"/>
          </w:rPr>
          <w:t xml:space="preserve">that were widely distributed 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and </w:t>
      </w:r>
      <w:ins w:id="19" w:author="Frank J. Rahel" w:date="2023-12-29T15:27:00Z">
        <w:r w:rsidR="00497844">
          <w:rPr>
            <w:rFonts w:ascii="Times New Roman" w:eastAsia="Times New Roman" w:hAnsi="Times New Roman" w:cs="Times New Roman"/>
            <w:sz w:val="24"/>
            <w:szCs w:val="24"/>
          </w:rPr>
          <w:t xml:space="preserve">the </w:t>
        </w:r>
      </w:ins>
      <w:ins w:id="20" w:author="Frank J. Rahel" w:date="2023-12-28T15:12:00Z">
        <w:r w:rsidR="00BE7151">
          <w:rPr>
            <w:rFonts w:ascii="Times New Roman" w:eastAsia="Times New Roman" w:hAnsi="Times New Roman" w:cs="Times New Roman"/>
            <w:sz w:val="24"/>
            <w:szCs w:val="24"/>
          </w:rPr>
          <w:t xml:space="preserve">five 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>functional feeding groups (</w:t>
      </w:r>
      <w:commentRangeStart w:id="21"/>
      <w:r w:rsidR="00682AA7">
        <w:rPr>
          <w:rFonts w:ascii="Times New Roman" w:eastAsia="Times New Roman" w:hAnsi="Times New Roman" w:cs="Times New Roman"/>
          <w:sz w:val="24"/>
          <w:szCs w:val="24"/>
        </w:rPr>
        <w:t>b</w:t>
      </w:r>
      <w:commentRangeEnd w:id="21"/>
      <w:r w:rsidR="00186290">
        <w:rPr>
          <w:rStyle w:val="CommentReference"/>
        </w:rPr>
        <w:commentReference w:id="21"/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D50427A" w14:textId="77777777" w:rsidR="009A1C6D" w:rsidRPr="007E1902" w:rsidRDefault="009A1C6D" w:rsidP="009A1C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1902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33935C4D" wp14:editId="7E760F22">
            <wp:extent cx="5943600" cy="74295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2E5465" w14:textId="64A6CFA4" w:rsidR="009A1C6D" w:rsidRPr="007E1902" w:rsidRDefault="00193D0F" w:rsidP="009A1C6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3D0F">
        <w:rPr>
          <w:rFonts w:ascii="Times New Roman" w:eastAsia="Times New Roman" w:hAnsi="Times New Roman" w:cs="Times New Roman"/>
          <w:b/>
          <w:bCs/>
          <w:sz w:val="24"/>
          <w:szCs w:val="24"/>
        </w:rPr>
        <w:t>Fig.</w:t>
      </w:r>
      <w:r w:rsidR="009A1C6D" w:rsidRPr="00193D0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291C01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commentRangeStart w:id="22"/>
      <w:r>
        <w:rPr>
          <w:rFonts w:ascii="Times New Roman" w:eastAsia="Times New Roman" w:hAnsi="Times New Roman" w:cs="Times New Roman"/>
          <w:sz w:val="24"/>
          <w:szCs w:val="24"/>
        </w:rPr>
        <w:t>R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elationships</w:t>
      </w:r>
      <w:commentRangeEnd w:id="22"/>
      <w:r w:rsidR="003D45F8">
        <w:rPr>
          <w:rStyle w:val="CommentReference"/>
        </w:rPr>
        <w:commentReference w:id="22"/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 between δ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15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N values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of food web compartments and </w:t>
      </w:r>
      <w:del w:id="23" w:author="Frank J. Rahel" w:date="2023-12-29T15:29:00Z">
        <w:r w:rsidDel="00497844">
          <w:rPr>
            <w:rFonts w:ascii="Times New Roman" w:eastAsia="Times New Roman" w:hAnsi="Times New Roman" w:cs="Times New Roman"/>
            <w:sz w:val="24"/>
            <w:szCs w:val="24"/>
          </w:rPr>
          <w:delText>PC1</w:delText>
        </w:r>
        <w:r w:rsidR="007072E3" w:rsidDel="00497844">
          <w:rPr>
            <w:rFonts w:ascii="Times New Roman" w:eastAsia="Times New Roman" w:hAnsi="Times New Roman" w:cs="Times New Roman"/>
            <w:sz w:val="24"/>
            <w:szCs w:val="24"/>
          </w:rPr>
          <w:delText xml:space="preserve"> which</w:delText>
        </w:r>
      </w:del>
      <w:ins w:id="24" w:author="Frank J. Rahel" w:date="2023-12-29T15:29:00Z">
        <w:r w:rsidR="00497844">
          <w:rPr>
            <w:rFonts w:ascii="Times New Roman" w:eastAsia="Times New Roman" w:hAnsi="Times New Roman" w:cs="Times New Roman"/>
            <w:sz w:val="24"/>
            <w:szCs w:val="24"/>
          </w:rPr>
          <w:t>PC1, which</w:t>
        </w:r>
      </w:ins>
      <w:del w:id="25" w:author="Frank J. Rahel" w:date="2023-12-29T09:05:00Z">
        <w:r w:rsidDel="003C5203">
          <w:rPr>
            <w:rFonts w:ascii="Times New Roman" w:eastAsia="Times New Roman" w:hAnsi="Times New Roman" w:cs="Times New Roman"/>
            <w:sz w:val="24"/>
            <w:szCs w:val="24"/>
          </w:rPr>
          <w:delText xml:space="preserve"> the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 xml:space="preserve"> represent</w:t>
      </w:r>
      <w:r w:rsidR="007072E3">
        <w:rPr>
          <w:rFonts w:ascii="Times New Roman" w:eastAsia="Times New Roman" w:hAnsi="Times New Roman" w:cs="Times New Roman"/>
          <w:sz w:val="24"/>
          <w:szCs w:val="24"/>
        </w:rPr>
        <w:t>s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longitudinal stream gradient. Panels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a,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c,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g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show the 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t xml:space="preserve">slopes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estimates 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t xml:space="preserve">(± 95 % CI) of the adjacent </w:t>
      </w:r>
      <w:r>
        <w:rPr>
          <w:rFonts w:ascii="Times New Roman" w:eastAsia="Times New Roman" w:hAnsi="Times New Roman" w:cs="Times New Roman"/>
          <w:sz w:val="24"/>
          <w:szCs w:val="24"/>
        </w:rPr>
        <w:t>regressions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panels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b,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d,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f,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. C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t>olors in each scatter plot (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b,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d,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f, h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lastRenderedPageBreak/>
        <w:t>correspond to the colors of the adjacent</w:t>
      </w:r>
      <w:r w:rsidR="00913D67">
        <w:rPr>
          <w:rFonts w:ascii="Times New Roman" w:eastAsia="Times New Roman" w:hAnsi="Times New Roman" w:cs="Times New Roman"/>
          <w:sz w:val="24"/>
          <w:szCs w:val="24"/>
        </w:rPr>
        <w:t xml:space="preserve"> fish species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t xml:space="preserve"> plots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(e.g.</w:t>
      </w:r>
      <w:r w:rsidR="00913D67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White Sucker are colored </w:t>
      </w:r>
      <w:r w:rsidR="00A44F59">
        <w:rPr>
          <w:rFonts w:ascii="Times New Roman" w:eastAsia="Times New Roman" w:hAnsi="Times New Roman" w:cs="Times New Roman"/>
          <w:sz w:val="24"/>
          <w:szCs w:val="24"/>
        </w:rPr>
        <w:t>blue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panels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g and h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).  The dashed line in </w:t>
      </w:r>
      <w:r>
        <w:rPr>
          <w:rFonts w:ascii="Times New Roman" w:eastAsia="Times New Roman" w:hAnsi="Times New Roman" w:cs="Times New Roman"/>
          <w:sz w:val="24"/>
          <w:szCs w:val="24"/>
        </w:rPr>
        <w:t>panels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a,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c,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e,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 xml:space="preserve">g indicates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a slope </w:t>
      </w:r>
      <w:r w:rsidR="004D0587">
        <w:rPr>
          <w:rFonts w:ascii="Times New Roman" w:eastAsia="Times New Roman" w:hAnsi="Times New Roman" w:cs="Times New Roman"/>
          <w:sz w:val="24"/>
          <w:szCs w:val="24"/>
        </w:rPr>
        <w:t xml:space="preserve">of zero (no relationship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between δ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15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 w:rsidR="004D0587">
        <w:rPr>
          <w:rFonts w:ascii="Times New Roman" w:eastAsia="Times New Roman" w:hAnsi="Times New Roman" w:cs="Times New Roman"/>
          <w:sz w:val="24"/>
          <w:szCs w:val="24"/>
        </w:rPr>
        <w:t xml:space="preserve">values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and PC1</w:t>
      </w:r>
      <w:r w:rsidR="004D0587">
        <w:rPr>
          <w:rFonts w:ascii="Times New Roman" w:eastAsia="Times New Roman" w:hAnsi="Times New Roman" w:cs="Times New Roman"/>
          <w:sz w:val="24"/>
          <w:szCs w:val="24"/>
        </w:rPr>
        <w:t>)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4D0587">
        <w:rPr>
          <w:rFonts w:ascii="Times New Roman" w:eastAsia="Times New Roman" w:hAnsi="Times New Roman" w:cs="Times New Roman"/>
          <w:sz w:val="24"/>
          <w:szCs w:val="24"/>
        </w:rPr>
        <w:t>E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ach point </w:t>
      </w:r>
      <w:r w:rsidR="004D0587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panels b, d, and </w:t>
      </w:r>
      <w:proofErr w:type="gramStart"/>
      <w:r w:rsidR="00682AA7">
        <w:rPr>
          <w:rFonts w:ascii="Times New Roman" w:eastAsia="Times New Roman" w:hAnsi="Times New Roman" w:cs="Times New Roman"/>
          <w:sz w:val="24"/>
          <w:szCs w:val="24"/>
        </w:rPr>
        <w:t>f a</w:t>
      </w:r>
      <w:r w:rsidR="004D0587">
        <w:rPr>
          <w:rFonts w:ascii="Times New Roman" w:eastAsia="Times New Roman" w:hAnsi="Times New Roman" w:cs="Times New Roman"/>
          <w:sz w:val="24"/>
          <w:szCs w:val="24"/>
        </w:rPr>
        <w:t>re</w:t>
      </w:r>
      <w:proofErr w:type="gramEnd"/>
      <w:r w:rsidR="004D058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mean δ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15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 w:rsidR="004D0587">
        <w:rPr>
          <w:rFonts w:ascii="Times New Roman" w:eastAsia="Times New Roman" w:hAnsi="Times New Roman" w:cs="Times New Roman"/>
          <w:sz w:val="24"/>
          <w:szCs w:val="24"/>
        </w:rPr>
        <w:t xml:space="preserve">value, while points in panel H are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δ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15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 w:rsidR="004D0587">
        <w:rPr>
          <w:rFonts w:ascii="Times New Roman" w:eastAsia="Times New Roman" w:hAnsi="Times New Roman" w:cs="Times New Roman"/>
          <w:sz w:val="24"/>
          <w:szCs w:val="24"/>
        </w:rPr>
        <w:t>values of individual fish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308BF87" w14:textId="77777777" w:rsidR="009A1C6D" w:rsidRPr="007E1902" w:rsidRDefault="009A1C6D" w:rsidP="009A1C6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E90317" w14:textId="77777777" w:rsidR="009A1C6D" w:rsidRDefault="009A1C6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1A84C0E" w14:textId="39DC139B" w:rsidR="009A1C6D" w:rsidRPr="007E1902" w:rsidRDefault="009A1C6D" w:rsidP="009A1C6D">
      <w:pPr>
        <w:spacing w:before="240" w:after="240" w:line="240" w:lineRule="auto"/>
        <w:jc w:val="center"/>
        <w:rPr>
          <w:rFonts w:ascii="Times New Roman" w:hAnsi="Times New Roman" w:cs="Times New Roman"/>
        </w:rPr>
      </w:pPr>
      <w:r w:rsidRPr="007E1902">
        <w:rPr>
          <w:rFonts w:ascii="Times New Roman" w:hAnsi="Times New Roman" w:cs="Times New Roman"/>
          <w:noProof/>
          <w:lang w:val="en-US"/>
        </w:rPr>
        <w:lastRenderedPageBreak/>
        <w:drawing>
          <wp:inline distT="114300" distB="114300" distL="114300" distR="114300" wp14:anchorId="7F75EEF0" wp14:editId="5D290BD1">
            <wp:extent cx="5943600" cy="2971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A566F" w14:textId="31698CC8" w:rsidR="009A1C6D" w:rsidRPr="007E1902" w:rsidRDefault="004D0587" w:rsidP="009A1C6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0587">
        <w:rPr>
          <w:rFonts w:ascii="Times New Roman" w:eastAsia="Times New Roman" w:hAnsi="Times New Roman" w:cs="Times New Roman"/>
          <w:b/>
          <w:bCs/>
          <w:sz w:val="24"/>
          <w:szCs w:val="24"/>
        </w:rPr>
        <w:t>Fig.</w:t>
      </w:r>
      <w:r w:rsidR="009A1C6D" w:rsidRPr="004D058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291C01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commentRangeStart w:id="26"/>
      <w:r>
        <w:rPr>
          <w:rFonts w:ascii="Times New Roman" w:eastAsia="Times New Roman" w:hAnsi="Times New Roman" w:cs="Times New Roman"/>
          <w:sz w:val="24"/>
          <w:szCs w:val="24"/>
        </w:rPr>
        <w:t>R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elationship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commentRangeEnd w:id="26"/>
      <w:r w:rsidR="003D45F8">
        <w:rPr>
          <w:rStyle w:val="CommentReference"/>
        </w:rPr>
        <w:commentReference w:id="26"/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 between </w:t>
      </w:r>
      <w:r>
        <w:rPr>
          <w:rFonts w:ascii="Times New Roman" w:eastAsia="Times New Roman" w:hAnsi="Times New Roman" w:cs="Times New Roman"/>
          <w:sz w:val="24"/>
          <w:szCs w:val="24"/>
        </w:rPr>
        <w:t>the index of relative importance (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IRI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based on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stomach content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analysis for fish species and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the longitudinal gradient (PC1).  Each point is the mean IRI index of the fish </w:t>
      </w:r>
      <w:r w:rsidR="001F7B61">
        <w:rPr>
          <w:rFonts w:ascii="Times New Roman" w:eastAsia="Times New Roman" w:hAnsi="Times New Roman" w:cs="Times New Roman"/>
          <w:sz w:val="24"/>
          <w:szCs w:val="24"/>
        </w:rPr>
        <w:t xml:space="preserve">captured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at </w:t>
      </w:r>
      <w:r w:rsidR="001F7B61">
        <w:rPr>
          <w:rFonts w:ascii="Times New Roman" w:eastAsia="Times New Roman" w:hAnsi="Times New Roman" w:cs="Times New Roman"/>
          <w:sz w:val="24"/>
          <w:szCs w:val="24"/>
        </w:rPr>
        <w:t>that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 site, and colors correspond to the food group. </w:t>
      </w:r>
      <w:r w:rsidR="00B62323">
        <w:rPr>
          <w:rFonts w:ascii="Times New Roman" w:eastAsia="Times New Roman" w:hAnsi="Times New Roman" w:cs="Times New Roman"/>
          <w:sz w:val="24"/>
          <w:szCs w:val="24"/>
        </w:rPr>
        <w:t>The lines of best fit are only shown for significant relationships (</w:t>
      </w:r>
      <w:r w:rsidR="00B62323" w:rsidRPr="00B62323">
        <w:rPr>
          <w:rFonts w:ascii="Times New Roman" w:eastAsia="Times New Roman" w:hAnsi="Times New Roman" w:cs="Times New Roman"/>
          <w:i/>
          <w:iCs/>
          <w:sz w:val="24"/>
          <w:szCs w:val="24"/>
        </w:rPr>
        <w:t>P</w:t>
      </w:r>
      <w:r w:rsidR="00B62323">
        <w:rPr>
          <w:rFonts w:ascii="Times New Roman" w:eastAsia="Times New Roman" w:hAnsi="Times New Roman" w:cs="Times New Roman"/>
          <w:sz w:val="24"/>
          <w:szCs w:val="24"/>
        </w:rPr>
        <w:t xml:space="preserve"> &lt; 0.1</w:t>
      </w:r>
      <w:r w:rsidR="00D44D0A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6052A447" w14:textId="77777777" w:rsidR="009A1C6D" w:rsidRPr="007E1902" w:rsidRDefault="009A1C6D" w:rsidP="009A1C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751B2F" w14:textId="77777777" w:rsidR="009A1C6D" w:rsidRPr="007E1902" w:rsidRDefault="009A1C6D" w:rsidP="009A1C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A0C512" w14:textId="1E9BA104" w:rsidR="009A1C6D" w:rsidRPr="007E1902" w:rsidRDefault="009D18F7" w:rsidP="009A1C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537CDBC3" wp14:editId="4476FEDA">
            <wp:extent cx="5486400" cy="8229600"/>
            <wp:effectExtent l="0" t="0" r="0" b="0"/>
            <wp:docPr id="8237178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17890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2C10" w14:textId="6E3D5349" w:rsidR="009A1C6D" w:rsidRPr="007E1902" w:rsidRDefault="004D0587" w:rsidP="009A1C6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058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Fig.</w:t>
      </w:r>
      <w:r w:rsidR="009A1C6D" w:rsidRPr="004D058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291C01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commentRangeStart w:id="27"/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Relationships</w:t>
      </w:r>
      <w:commentRangeEnd w:id="27"/>
      <w:r w:rsidR="00633EA3">
        <w:rPr>
          <w:rStyle w:val="CommentReference"/>
        </w:rPr>
        <w:commentReference w:id="27"/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 between TP of 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brown t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rout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="00682AA7">
        <w:rPr>
          <w:rFonts w:ascii="Times New Roman" w:eastAsia="Times New Roman" w:hAnsi="Times New Roman" w:cs="Times New Roman"/>
          <w:sz w:val="24"/>
          <w:szCs w:val="24"/>
        </w:rPr>
        <w:t>a,b</w:t>
      </w:r>
      <w:proofErr w:type="spellEnd"/>
      <w:proofErr w:type="gramEnd"/>
      <w:r w:rsidR="00682AA7">
        <w:rPr>
          <w:rFonts w:ascii="Times New Roman" w:eastAsia="Times New Roman" w:hAnsi="Times New Roman" w:cs="Times New Roman"/>
          <w:sz w:val="24"/>
          <w:szCs w:val="24"/>
        </w:rPr>
        <w:t>)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creek chub (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c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d),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longnose dace (</w:t>
      </w:r>
      <w:proofErr w:type="spellStart"/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e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,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f</w:t>
      </w:r>
      <w:proofErr w:type="spellEnd"/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),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longnose sucker (</w:t>
      </w:r>
      <w:proofErr w:type="spellStart"/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g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,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h</w:t>
      </w:r>
      <w:proofErr w:type="spellEnd"/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),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and white sucker (</w:t>
      </w:r>
      <w:proofErr w:type="spellStart"/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i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,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j</w:t>
      </w:r>
      <w:proofErr w:type="spellEnd"/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 xml:space="preserve">) in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relation to position along the longitudinal gradient represented by PC1.  </w:t>
      </w:r>
      <w:r w:rsidR="00065810">
        <w:rPr>
          <w:rFonts w:ascii="Times New Roman" w:eastAsia="Times New Roman" w:hAnsi="Times New Roman" w:cs="Times New Roman"/>
          <w:sz w:val="24"/>
          <w:szCs w:val="24"/>
        </w:rPr>
        <w:t>Graphs to the left show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 the slopes (± 95 % CI) </w:t>
      </w:r>
      <w:r w:rsidR="00586C31">
        <w:rPr>
          <w:rFonts w:ascii="Times New Roman" w:eastAsia="Times New Roman" w:hAnsi="Times New Roman" w:cs="Times New Roman"/>
          <w:sz w:val="24"/>
          <w:szCs w:val="24"/>
        </w:rPr>
        <w:t xml:space="preserve">for the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correspond</w:t>
      </w:r>
      <w:r w:rsidR="00586C31">
        <w:rPr>
          <w:rFonts w:ascii="Times New Roman" w:eastAsia="Times New Roman" w:hAnsi="Times New Roman" w:cs="Times New Roman"/>
          <w:sz w:val="24"/>
          <w:szCs w:val="24"/>
        </w:rPr>
        <w:t>ing scatter plots</w:t>
      </w:r>
      <w:r w:rsidR="00976FB3">
        <w:rPr>
          <w:rFonts w:ascii="Times New Roman" w:eastAsia="Times New Roman" w:hAnsi="Times New Roman" w:cs="Times New Roman"/>
          <w:sz w:val="24"/>
          <w:szCs w:val="24"/>
        </w:rPr>
        <w:t xml:space="preserve"> to the right. </w:t>
      </w:r>
      <w:r w:rsidR="00126D41">
        <w:rPr>
          <w:rFonts w:ascii="Times New Roman" w:eastAsia="Times New Roman" w:hAnsi="Times New Roman" w:cs="Times New Roman"/>
          <w:sz w:val="24"/>
          <w:szCs w:val="24"/>
        </w:rPr>
        <w:t>T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he colors </w:t>
      </w:r>
      <w:r w:rsidR="00126D41">
        <w:rPr>
          <w:rFonts w:ascii="Times New Roman" w:eastAsia="Times New Roman" w:hAnsi="Times New Roman" w:cs="Times New Roman"/>
          <w:sz w:val="24"/>
          <w:szCs w:val="24"/>
        </w:rPr>
        <w:t>in each scatterplot correspond to the colors of the adjacent plots for the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 taxonomic group correction.  Uncorrected TP estimates are in </w:t>
      </w:r>
      <w:r w:rsidR="00AB40F0">
        <w:rPr>
          <w:rFonts w:ascii="Times New Roman" w:eastAsia="Times New Roman" w:hAnsi="Times New Roman" w:cs="Times New Roman"/>
          <w:sz w:val="24"/>
          <w:szCs w:val="24"/>
        </w:rPr>
        <w:t>dark blue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.  The dashed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 xml:space="preserve">line in </w:t>
      </w:r>
      <w:proofErr w:type="spellStart"/>
      <w:proofErr w:type="gramStart"/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a,c</w:t>
      </w:r>
      <w:proofErr w:type="gramEnd"/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,e,g,i</w:t>
      </w:r>
      <w:proofErr w:type="spellEnd"/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 xml:space="preserve"> indica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tes a zero slope</w:t>
      </w:r>
      <w:r w:rsidR="00AB40F0">
        <w:rPr>
          <w:rFonts w:ascii="Times New Roman" w:eastAsia="Times New Roman" w:hAnsi="Times New Roman" w:cs="Times New Roman"/>
          <w:sz w:val="24"/>
          <w:szCs w:val="24"/>
        </w:rPr>
        <w:t xml:space="preserve"> (i.e</w:t>
      </w:r>
      <w:r w:rsidR="00D7066D">
        <w:rPr>
          <w:rFonts w:ascii="Times New Roman" w:eastAsia="Times New Roman" w:hAnsi="Times New Roman" w:cs="Times New Roman"/>
          <w:sz w:val="24"/>
          <w:szCs w:val="24"/>
        </w:rPr>
        <w:t>.</w:t>
      </w:r>
      <w:r w:rsidR="00AB40F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no relation between TP and PC1</w:t>
      </w:r>
      <w:r w:rsidR="00D7066D">
        <w:rPr>
          <w:rFonts w:ascii="Times New Roman" w:eastAsia="Times New Roman" w:hAnsi="Times New Roman" w:cs="Times New Roman"/>
          <w:sz w:val="24"/>
          <w:szCs w:val="24"/>
        </w:rPr>
        <w:t>)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r w:rsidR="00344EF5">
        <w:rPr>
          <w:rFonts w:ascii="Times New Roman" w:eastAsia="Times New Roman" w:hAnsi="Times New Roman" w:cs="Times New Roman"/>
          <w:sz w:val="24"/>
          <w:szCs w:val="24"/>
        </w:rPr>
        <w:t xml:space="preserve">The lines of best fit are only presented for significant relationships (i.e., 95% CI </w:t>
      </w:r>
      <w:ins w:id="28" w:author="Frank J. Rahel" w:date="2023-12-29T09:34:00Z">
        <w:r w:rsidR="003E5697">
          <w:rPr>
            <w:rFonts w:ascii="Times New Roman" w:eastAsia="Times New Roman" w:hAnsi="Times New Roman" w:cs="Times New Roman"/>
            <w:sz w:val="24"/>
            <w:szCs w:val="24"/>
          </w:rPr>
          <w:t xml:space="preserve">for the slope </w:t>
        </w:r>
      </w:ins>
      <w:r w:rsidR="00344EF5">
        <w:rPr>
          <w:rFonts w:ascii="Times New Roman" w:eastAsia="Times New Roman" w:hAnsi="Times New Roman" w:cs="Times New Roman"/>
          <w:sz w:val="24"/>
          <w:szCs w:val="24"/>
        </w:rPr>
        <w:t xml:space="preserve">does not overlap 0). 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For the scatterplots, each point is the individual fish TP signature before (uncorrected) or after correction by taxonomic group. Upstream sites are to the left in the scatter plots. </w:t>
      </w:r>
      <w:r w:rsidR="00D7066D">
        <w:rPr>
          <w:rFonts w:ascii="Times New Roman" w:eastAsia="Times New Roman" w:hAnsi="Times New Roman" w:cs="Times New Roman"/>
          <w:sz w:val="24"/>
          <w:szCs w:val="24"/>
        </w:rPr>
        <w:t>N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ote the differences in the scale of the y-axis in the scatter plots.</w:t>
      </w:r>
    </w:p>
    <w:p w14:paraId="5B684AA3" w14:textId="23E55068" w:rsidR="009A1C6D" w:rsidRPr="007E1902" w:rsidRDefault="00D4616E" w:rsidP="009A1C6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2F4A652C" wp14:editId="5BF7EB08">
            <wp:extent cx="5486400" cy="8229600"/>
            <wp:effectExtent l="0" t="0" r="0" b="0"/>
            <wp:docPr id="3852380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38091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2D79" w14:textId="5A232B9E" w:rsidR="009A1C6D" w:rsidRPr="007E1902" w:rsidRDefault="00291C01" w:rsidP="009A1C6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18F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Fig. 7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 xml:space="preserve">Relationships between TP of </w:t>
      </w:r>
      <w:r w:rsidR="001440FA">
        <w:rPr>
          <w:rFonts w:ascii="Times New Roman" w:eastAsia="Times New Roman" w:hAnsi="Times New Roman" w:cs="Times New Roman"/>
          <w:sz w:val="24"/>
          <w:szCs w:val="24"/>
        </w:rPr>
        <w:t xml:space="preserve">brown 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t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rout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="00682AA7">
        <w:rPr>
          <w:rFonts w:ascii="Times New Roman" w:eastAsia="Times New Roman" w:hAnsi="Times New Roman" w:cs="Times New Roman"/>
          <w:sz w:val="24"/>
          <w:szCs w:val="24"/>
        </w:rPr>
        <w:t>a,b</w:t>
      </w:r>
      <w:proofErr w:type="spellEnd"/>
      <w:proofErr w:type="gramEnd"/>
      <w:r w:rsidR="00682AA7">
        <w:rPr>
          <w:rFonts w:ascii="Times New Roman" w:eastAsia="Times New Roman" w:hAnsi="Times New Roman" w:cs="Times New Roman"/>
          <w:sz w:val="24"/>
          <w:szCs w:val="24"/>
        </w:rPr>
        <w:t>)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creek chub (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c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d),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longnose dace (</w:t>
      </w:r>
      <w:proofErr w:type="spellStart"/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e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,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f</w:t>
      </w:r>
      <w:proofErr w:type="spellEnd"/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),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longnose sucker (</w:t>
      </w:r>
      <w:proofErr w:type="spellStart"/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g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,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h</w:t>
      </w:r>
      <w:proofErr w:type="spellEnd"/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),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and white sucker (</w:t>
      </w:r>
      <w:proofErr w:type="spellStart"/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i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,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j</w:t>
      </w:r>
      <w:proofErr w:type="spellEnd"/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 xml:space="preserve">) in 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 xml:space="preserve">relation to position along the longitudinal gradient represented by PC1.  </w:t>
      </w:r>
      <w:r w:rsidR="001440FA">
        <w:rPr>
          <w:rFonts w:ascii="Times New Roman" w:eastAsia="Times New Roman" w:hAnsi="Times New Roman" w:cs="Times New Roman"/>
          <w:sz w:val="24"/>
          <w:szCs w:val="24"/>
        </w:rPr>
        <w:t>Graphs to the left show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 xml:space="preserve"> the slopes (± 95 % CI) </w:t>
      </w:r>
      <w:r w:rsidR="001440FA">
        <w:rPr>
          <w:rFonts w:ascii="Times New Roman" w:eastAsia="Times New Roman" w:hAnsi="Times New Roman" w:cs="Times New Roman"/>
          <w:sz w:val="24"/>
          <w:szCs w:val="24"/>
        </w:rPr>
        <w:t xml:space="preserve">for the 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>correspond</w:t>
      </w:r>
      <w:r w:rsidR="001440FA">
        <w:rPr>
          <w:rFonts w:ascii="Times New Roman" w:eastAsia="Times New Roman" w:hAnsi="Times New Roman" w:cs="Times New Roman"/>
          <w:sz w:val="24"/>
          <w:szCs w:val="24"/>
        </w:rPr>
        <w:t>ing scatter plots to the right. T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 xml:space="preserve">he colors </w:t>
      </w:r>
      <w:r w:rsidR="001440FA">
        <w:rPr>
          <w:rFonts w:ascii="Times New Roman" w:eastAsia="Times New Roman" w:hAnsi="Times New Roman" w:cs="Times New Roman"/>
          <w:sz w:val="24"/>
          <w:szCs w:val="24"/>
        </w:rPr>
        <w:t>in each scatterplot correspond to the colors of the adjacent plots for the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40FA">
        <w:rPr>
          <w:rFonts w:ascii="Times New Roman" w:eastAsia="Times New Roman" w:hAnsi="Times New Roman" w:cs="Times New Roman"/>
          <w:sz w:val="24"/>
          <w:szCs w:val="24"/>
        </w:rPr>
        <w:t>feeding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 xml:space="preserve"> group correction.  Uncorrected TP estimates are in </w:t>
      </w:r>
      <w:r w:rsidR="001440FA">
        <w:rPr>
          <w:rFonts w:ascii="Times New Roman" w:eastAsia="Times New Roman" w:hAnsi="Times New Roman" w:cs="Times New Roman"/>
          <w:sz w:val="24"/>
          <w:szCs w:val="24"/>
        </w:rPr>
        <w:t>brown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 xml:space="preserve">.  The dashed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 xml:space="preserve">line in </w:t>
      </w:r>
      <w:proofErr w:type="spellStart"/>
      <w:proofErr w:type="gramStart"/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a,c</w:t>
      </w:r>
      <w:proofErr w:type="gramEnd"/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,e,g,i</w:t>
      </w:r>
      <w:proofErr w:type="spellEnd"/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 xml:space="preserve"> indicates 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>a zero slope</w:t>
      </w:r>
      <w:r w:rsidR="001440FA">
        <w:rPr>
          <w:rFonts w:ascii="Times New Roman" w:eastAsia="Times New Roman" w:hAnsi="Times New Roman" w:cs="Times New Roman"/>
          <w:sz w:val="24"/>
          <w:szCs w:val="24"/>
        </w:rPr>
        <w:t xml:space="preserve"> (i.e., 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>no relation between TP and PC1</w:t>
      </w:r>
      <w:r w:rsidR="001440FA">
        <w:rPr>
          <w:rFonts w:ascii="Times New Roman" w:eastAsia="Times New Roman" w:hAnsi="Times New Roman" w:cs="Times New Roman"/>
          <w:sz w:val="24"/>
          <w:szCs w:val="24"/>
        </w:rPr>
        <w:t>)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>.</w:t>
      </w:r>
      <w:r w:rsidR="009857F8">
        <w:rPr>
          <w:rFonts w:ascii="Times New Roman" w:eastAsia="Times New Roman" w:hAnsi="Times New Roman" w:cs="Times New Roman"/>
          <w:sz w:val="24"/>
          <w:szCs w:val="24"/>
        </w:rPr>
        <w:t xml:space="preserve"> The lines of best fit are only </w:t>
      </w:r>
      <w:r w:rsidR="00886D45">
        <w:rPr>
          <w:rFonts w:ascii="Times New Roman" w:eastAsia="Times New Roman" w:hAnsi="Times New Roman" w:cs="Times New Roman"/>
          <w:sz w:val="24"/>
          <w:szCs w:val="24"/>
        </w:rPr>
        <w:t xml:space="preserve">presented for significant </w:t>
      </w:r>
      <w:r w:rsidR="00344EF5">
        <w:rPr>
          <w:rFonts w:ascii="Times New Roman" w:eastAsia="Times New Roman" w:hAnsi="Times New Roman" w:cs="Times New Roman"/>
          <w:sz w:val="24"/>
          <w:szCs w:val="24"/>
        </w:rPr>
        <w:t xml:space="preserve">relationships (i.e., 95% CI does not overlap 0). 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 xml:space="preserve">  For the scatterplots, each point is the individual fish TP signature before (uncorrected) or after correction by </w:t>
      </w:r>
      <w:r w:rsidR="002E1CBB">
        <w:rPr>
          <w:rFonts w:ascii="Times New Roman" w:eastAsia="Times New Roman" w:hAnsi="Times New Roman" w:cs="Times New Roman"/>
          <w:sz w:val="24"/>
          <w:szCs w:val="24"/>
        </w:rPr>
        <w:t>the indicated feeding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 xml:space="preserve"> group. Upstream sites are to the left in the scatter plots. </w:t>
      </w:r>
      <w:r w:rsidR="001440FA">
        <w:rPr>
          <w:rFonts w:ascii="Times New Roman" w:eastAsia="Times New Roman" w:hAnsi="Times New Roman" w:cs="Times New Roman"/>
          <w:sz w:val="24"/>
          <w:szCs w:val="24"/>
        </w:rPr>
        <w:t>N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>ote the differences in the scale of the y-axis in the scatter plots.</w:t>
      </w:r>
    </w:p>
    <w:p w14:paraId="7A516820" w14:textId="77777777" w:rsidR="009A1C6D" w:rsidRPr="007E1902" w:rsidRDefault="009A1C6D" w:rsidP="009A1C6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14866B" w14:textId="77777777" w:rsidR="009A1C6D" w:rsidRPr="007E1902" w:rsidRDefault="009A1C6D" w:rsidP="009A1C6D">
      <w:pPr>
        <w:spacing w:before="240" w:after="240" w:line="240" w:lineRule="auto"/>
        <w:rPr>
          <w:rFonts w:ascii="Times New Roman" w:hAnsi="Times New Roman" w:cs="Times New Roman"/>
        </w:rPr>
      </w:pPr>
    </w:p>
    <w:p w14:paraId="4E7574D6" w14:textId="77777777" w:rsidR="009A1C6D" w:rsidRPr="007E1902" w:rsidRDefault="009A1C6D" w:rsidP="009A1C6D">
      <w:pPr>
        <w:spacing w:before="240" w:after="240" w:line="240" w:lineRule="auto"/>
        <w:rPr>
          <w:rFonts w:ascii="Times New Roman" w:hAnsi="Times New Roman" w:cs="Times New Roman"/>
        </w:rPr>
      </w:pPr>
    </w:p>
    <w:p w14:paraId="67D6A5B6" w14:textId="77777777" w:rsidR="00CF7982" w:rsidRDefault="00CF7982"/>
    <w:sectPr w:rsidR="00CF7982" w:rsidSect="009A1C6D"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4" w:author="Frank J. Rahel" w:date="2023-12-28T15:10:00Z" w:initials="FJR">
    <w:p w14:paraId="5018BDFF" w14:textId="513CC9A3" w:rsidR="00BE7151" w:rsidRDefault="00BE7151">
      <w:pPr>
        <w:pStyle w:val="CommentText"/>
      </w:pPr>
      <w:r>
        <w:rPr>
          <w:rStyle w:val="CommentReference"/>
        </w:rPr>
        <w:annotationRef/>
      </w:r>
      <w:r>
        <w:t>Would “widely” be a better term?</w:t>
      </w:r>
    </w:p>
  </w:comment>
  <w:comment w:id="21" w:author="Frank J. Rahel" w:date="2023-12-30T13:54:00Z" w:initials="FJR">
    <w:p w14:paraId="704AB665" w14:textId="426323C6" w:rsidR="00186290" w:rsidRDefault="00186290">
      <w:pPr>
        <w:pStyle w:val="CommentText"/>
      </w:pPr>
      <w:r>
        <w:rPr>
          <w:rStyle w:val="CommentReference"/>
        </w:rPr>
        <w:annotationRef/>
      </w:r>
      <w:r>
        <w:t>Need to explain what the lines and asterisks mean.</w:t>
      </w:r>
    </w:p>
  </w:comment>
  <w:comment w:id="22" w:author="Frank J. Rahel" w:date="2023-12-29T09:07:00Z" w:initials="FJR">
    <w:p w14:paraId="3AE411D2" w14:textId="30DCC48D" w:rsidR="003D45F8" w:rsidRDefault="003D45F8">
      <w:pPr>
        <w:pStyle w:val="CommentText"/>
      </w:pPr>
      <w:r>
        <w:rPr>
          <w:rStyle w:val="CommentReference"/>
        </w:rPr>
        <w:annotationRef/>
      </w:r>
      <w:r>
        <w:t>Can you make the labels along the y-axes for graphs a,c d, and g darker (they appear gray instead of black)?  Also, make the dots in the slope panels slightly bigger so that the colors are easier to see.).</w:t>
      </w:r>
    </w:p>
  </w:comment>
  <w:comment w:id="26" w:author="Frank J. Rahel" w:date="2023-12-29T09:14:00Z" w:initials="FJR">
    <w:p w14:paraId="0CFC6E43" w14:textId="324F2EC8" w:rsidR="003D45F8" w:rsidRDefault="003D45F8">
      <w:pPr>
        <w:pStyle w:val="CommentText"/>
      </w:pPr>
      <w:r>
        <w:rPr>
          <w:rStyle w:val="CommentReference"/>
        </w:rPr>
        <w:annotationRef/>
      </w:r>
      <w:r>
        <w:t>“benthin” is misspelled in the key for Food Group.</w:t>
      </w:r>
    </w:p>
  </w:comment>
  <w:comment w:id="27" w:author="Frank J. Rahel" w:date="2023-12-29T10:02:00Z" w:initials="FJR">
    <w:p w14:paraId="384D6C54" w14:textId="59B9D4F2" w:rsidR="00633EA3" w:rsidRDefault="00633EA3">
      <w:pPr>
        <w:pStyle w:val="CommentText"/>
      </w:pPr>
      <w:r>
        <w:rPr>
          <w:rStyle w:val="CommentReference"/>
        </w:rPr>
        <w:annotationRef/>
      </w:r>
      <w:r>
        <w:t>Change filimentous to filamentous in figures.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018BDFF" w15:done="0"/>
  <w15:commentEx w15:paraId="704AB665" w15:done="0"/>
  <w15:commentEx w15:paraId="3AE411D2" w15:done="0"/>
  <w15:commentEx w15:paraId="0CFC6E43" w15:done="0"/>
  <w15:commentEx w15:paraId="384D6C5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018BDFF" w16cid:durableId="0F182D95"/>
  <w16cid:commentId w16cid:paraId="704AB665" w16cid:durableId="50D25542"/>
  <w16cid:commentId w16cid:paraId="3AE411D2" w16cid:durableId="328156C5"/>
  <w16cid:commentId w16cid:paraId="0CFC6E43" w16cid:durableId="41AF7BC8"/>
  <w16cid:commentId w16cid:paraId="384D6C54" w16cid:durableId="5CA5462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1BFCC8" w14:textId="77777777" w:rsidR="001E5E71" w:rsidRDefault="001E5E71">
      <w:pPr>
        <w:spacing w:line="240" w:lineRule="auto"/>
      </w:pPr>
      <w:r>
        <w:separator/>
      </w:r>
    </w:p>
  </w:endnote>
  <w:endnote w:type="continuationSeparator" w:id="0">
    <w:p w14:paraId="1046FDB0" w14:textId="77777777" w:rsidR="001E5E71" w:rsidRDefault="001E5E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BB8E2" w14:textId="61D89C20" w:rsidR="0030186F" w:rsidRDefault="002D7D95">
    <w:pPr>
      <w:jc w:val="right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184229">
      <w:rPr>
        <w:rFonts w:ascii="Times New Roman" w:eastAsia="Times New Roman" w:hAnsi="Times New Roman" w:cs="Times New Roman"/>
        <w:noProof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4AAB9" w14:textId="77777777" w:rsidR="001E5E71" w:rsidRDefault="001E5E71">
      <w:pPr>
        <w:spacing w:line="240" w:lineRule="auto"/>
      </w:pPr>
      <w:r>
        <w:separator/>
      </w:r>
    </w:p>
  </w:footnote>
  <w:footnote w:type="continuationSeparator" w:id="0">
    <w:p w14:paraId="59EFC58E" w14:textId="77777777" w:rsidR="001E5E71" w:rsidRDefault="001E5E7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4D5D9" w14:textId="77777777" w:rsidR="0030186F" w:rsidRDefault="0030186F"/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rank J. Rahel">
    <w15:presenceInfo w15:providerId="AD" w15:userId="S-1-5-21-358987-74476631-505227178-229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C6D"/>
    <w:rsid w:val="000000B9"/>
    <w:rsid w:val="00031A7F"/>
    <w:rsid w:val="00065810"/>
    <w:rsid w:val="00126D41"/>
    <w:rsid w:val="001440FA"/>
    <w:rsid w:val="00184229"/>
    <w:rsid w:val="00186290"/>
    <w:rsid w:val="00193D0F"/>
    <w:rsid w:val="001B74F8"/>
    <w:rsid w:val="001E5E71"/>
    <w:rsid w:val="001F7B61"/>
    <w:rsid w:val="00291C01"/>
    <w:rsid w:val="002D0694"/>
    <w:rsid w:val="002D7D95"/>
    <w:rsid w:val="002E1CBB"/>
    <w:rsid w:val="0030186F"/>
    <w:rsid w:val="00343137"/>
    <w:rsid w:val="00344EF5"/>
    <w:rsid w:val="00353013"/>
    <w:rsid w:val="00374ED2"/>
    <w:rsid w:val="0039129C"/>
    <w:rsid w:val="003B6EE2"/>
    <w:rsid w:val="003C5203"/>
    <w:rsid w:val="003D45F8"/>
    <w:rsid w:val="003E5697"/>
    <w:rsid w:val="00454A2C"/>
    <w:rsid w:val="00475F61"/>
    <w:rsid w:val="00495539"/>
    <w:rsid w:val="00497844"/>
    <w:rsid w:val="004D0587"/>
    <w:rsid w:val="004E4E4A"/>
    <w:rsid w:val="004F6483"/>
    <w:rsid w:val="00557748"/>
    <w:rsid w:val="00586C31"/>
    <w:rsid w:val="005B5A1F"/>
    <w:rsid w:val="005F52B9"/>
    <w:rsid w:val="00633EA3"/>
    <w:rsid w:val="006460FD"/>
    <w:rsid w:val="00680177"/>
    <w:rsid w:val="00682AA7"/>
    <w:rsid w:val="007072E3"/>
    <w:rsid w:val="007352D0"/>
    <w:rsid w:val="007945ED"/>
    <w:rsid w:val="007D5BA6"/>
    <w:rsid w:val="007E76DD"/>
    <w:rsid w:val="00811643"/>
    <w:rsid w:val="00824F1C"/>
    <w:rsid w:val="0086656C"/>
    <w:rsid w:val="0087525B"/>
    <w:rsid w:val="00886D45"/>
    <w:rsid w:val="00913D67"/>
    <w:rsid w:val="009310F6"/>
    <w:rsid w:val="00952374"/>
    <w:rsid w:val="0097394F"/>
    <w:rsid w:val="00976FB3"/>
    <w:rsid w:val="009857F8"/>
    <w:rsid w:val="009A0D32"/>
    <w:rsid w:val="009A1C6D"/>
    <w:rsid w:val="009D18F7"/>
    <w:rsid w:val="009D2A00"/>
    <w:rsid w:val="00A27AC4"/>
    <w:rsid w:val="00A365F1"/>
    <w:rsid w:val="00A44F59"/>
    <w:rsid w:val="00AB40F0"/>
    <w:rsid w:val="00AE5A5F"/>
    <w:rsid w:val="00AF77A9"/>
    <w:rsid w:val="00B42189"/>
    <w:rsid w:val="00B62323"/>
    <w:rsid w:val="00B945BC"/>
    <w:rsid w:val="00BB1FC1"/>
    <w:rsid w:val="00BE7151"/>
    <w:rsid w:val="00BF7FCF"/>
    <w:rsid w:val="00C172F2"/>
    <w:rsid w:val="00C25959"/>
    <w:rsid w:val="00C32C84"/>
    <w:rsid w:val="00C66783"/>
    <w:rsid w:val="00CD6DE8"/>
    <w:rsid w:val="00CF7982"/>
    <w:rsid w:val="00D42D06"/>
    <w:rsid w:val="00D44D0A"/>
    <w:rsid w:val="00D4616E"/>
    <w:rsid w:val="00D7066D"/>
    <w:rsid w:val="00E2271D"/>
    <w:rsid w:val="00EB5099"/>
    <w:rsid w:val="00EE6914"/>
    <w:rsid w:val="00EE7BB4"/>
    <w:rsid w:val="00EF090B"/>
    <w:rsid w:val="00F009BE"/>
    <w:rsid w:val="00F02FC2"/>
    <w:rsid w:val="00F70848"/>
    <w:rsid w:val="00F95957"/>
    <w:rsid w:val="00FC30C8"/>
    <w:rsid w:val="00FE7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4621B"/>
  <w15:chartTrackingRefBased/>
  <w15:docId w15:val="{AAC458AE-F1A1-354E-A8E5-808F50923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kern w:val="2"/>
        <w:sz w:val="24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C6D"/>
    <w:pPr>
      <w:spacing w:line="276" w:lineRule="auto"/>
    </w:pPr>
    <w:rPr>
      <w:rFonts w:ascii="Arial" w:eastAsia="Arial" w:hAnsi="Arial" w:cs="Arial"/>
      <w:kern w:val="0"/>
      <w:sz w:val="22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E71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E715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E7151"/>
    <w:rPr>
      <w:rFonts w:ascii="Arial" w:eastAsia="Arial" w:hAnsi="Arial" w:cs="Arial"/>
      <w:kern w:val="0"/>
      <w:sz w:val="20"/>
      <w:szCs w:val="20"/>
      <w:lang w:val="e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E71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E7151"/>
    <w:rPr>
      <w:rFonts w:ascii="Arial" w:eastAsia="Arial" w:hAnsi="Arial" w:cs="Arial"/>
      <w:b/>
      <w:bCs/>
      <w:kern w:val="0"/>
      <w:sz w:val="20"/>
      <w:szCs w:val="20"/>
      <w:lang w:val="e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715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151"/>
    <w:rPr>
      <w:rFonts w:ascii="Segoe UI" w:eastAsia="Arial" w:hAnsi="Segoe UI" w:cs="Segoe UI"/>
      <w:kern w:val="0"/>
      <w:sz w:val="18"/>
      <w:szCs w:val="18"/>
      <w:lang w:val="en"/>
      <w14:ligatures w14:val="none"/>
    </w:rPr>
  </w:style>
  <w:style w:type="paragraph" w:styleId="Revision">
    <w:name w:val="Revision"/>
    <w:hidden/>
    <w:uiPriority w:val="99"/>
    <w:semiHidden/>
    <w:rsid w:val="000000B9"/>
    <w:rPr>
      <w:rFonts w:ascii="Arial" w:eastAsia="Arial" w:hAnsi="Arial" w:cs="Arial"/>
      <w:kern w:val="0"/>
      <w:sz w:val="22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01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microsoft.com/office/2011/relationships/commentsExtended" Target="commentsExtended.xm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comments" Target="comments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microsoft.com/office/2011/relationships/people" Target="peop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887</Words>
  <Characters>5060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Maitland</dc:creator>
  <cp:keywords/>
  <dc:description/>
  <cp:lastModifiedBy>Nathan Barrus</cp:lastModifiedBy>
  <cp:revision>2</cp:revision>
  <dcterms:created xsi:type="dcterms:W3CDTF">2024-01-11T14:26:00Z</dcterms:created>
  <dcterms:modified xsi:type="dcterms:W3CDTF">2024-01-11T14:26:00Z</dcterms:modified>
</cp:coreProperties>
</file>